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06C889" w14:textId="77777777" w:rsidR="0000311B" w:rsidRDefault="00943DFC">
      <w:r>
        <w:t>Case 9</w:t>
      </w:r>
      <w:r w:rsidR="00FC291D">
        <w:t>-</w:t>
      </w:r>
      <w:r w:rsidR="0046607E">
        <w:t>MEX-Chinesco (Nayarit)–</w:t>
      </w:r>
      <w:r w:rsidR="004F4825">
        <w:t>Warrior Protecting Shaft Tomb-Terracotta—500 CE</w:t>
      </w:r>
    </w:p>
    <w:p w14:paraId="7C47E93C" w14:textId="77777777" w:rsidR="00FC291D" w:rsidRDefault="00FC291D"/>
    <w:p w14:paraId="6DCBAF36" w14:textId="77777777" w:rsidR="004F4825" w:rsidRPr="004F4825" w:rsidRDefault="004F4825" w:rsidP="004F4825">
      <w:pPr>
        <w:spacing w:after="0" w:line="240" w:lineRule="auto"/>
        <w:jc w:val="center"/>
        <w:rPr>
          <w:rFonts w:eastAsia="Times New Roman"/>
        </w:rPr>
      </w:pPr>
      <w:r w:rsidRPr="004F4825">
        <w:rPr>
          <w:rFonts w:eastAsia="Times New Roman"/>
          <w:noProof/>
          <w:color w:val="0000FF"/>
        </w:rPr>
        <w:drawing>
          <wp:inline distT="0" distB="0" distL="0" distR="0" wp14:anchorId="6018813C" wp14:editId="2722BC95">
            <wp:extent cx="4679950" cy="6096000"/>
            <wp:effectExtent l="0" t="0" r="6350" b="0"/>
            <wp:docPr id="4" name="Picture 4" descr="https://4.bp.blogspot.com/-Pm3JMDwLYeo/TwIHSbcNdEI/AAAAAAAAHpM/LO8yb7J7sB0/s640/M-warrior.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4.bp.blogspot.com/-Pm3JMDwLYeo/TwIHSbcNdEI/AAAAAAAAHpM/LO8yb7J7sB0/s640/M-warrior.jp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9950" cy="6096000"/>
                    </a:xfrm>
                    <a:prstGeom prst="rect">
                      <a:avLst/>
                    </a:prstGeom>
                    <a:noFill/>
                    <a:ln>
                      <a:noFill/>
                    </a:ln>
                  </pic:spPr>
                </pic:pic>
              </a:graphicData>
            </a:graphic>
          </wp:inline>
        </w:drawing>
      </w:r>
    </w:p>
    <w:p w14:paraId="3A0D9F22" w14:textId="77777777" w:rsidR="00403DF5" w:rsidRDefault="004F4825" w:rsidP="004F4825">
      <w:r>
        <w:rPr>
          <w:rFonts w:eastAsia="Times New Roman"/>
          <w:b/>
          <w:bCs/>
        </w:rPr>
        <w:t>W</w:t>
      </w:r>
      <w:r w:rsidRPr="004F4825">
        <w:rPr>
          <w:rFonts w:eastAsia="Times New Roman"/>
          <w:b/>
          <w:bCs/>
        </w:rPr>
        <w:t xml:space="preserve">arrior from Shaft Tomb near </w:t>
      </w:r>
      <w:proofErr w:type="spellStart"/>
      <w:r w:rsidRPr="004F4825">
        <w:rPr>
          <w:rFonts w:eastAsia="Times New Roman"/>
          <w:b/>
          <w:bCs/>
        </w:rPr>
        <w:t>Etzatlán</w:t>
      </w:r>
      <w:proofErr w:type="spellEnd"/>
      <w:r w:rsidRPr="004F4825">
        <w:rPr>
          <w:rFonts w:eastAsia="Times New Roman"/>
          <w:b/>
          <w:bCs/>
        </w:rPr>
        <w:t>.</w:t>
      </w:r>
      <w:r w:rsidRPr="004F4825">
        <w:rPr>
          <w:rFonts w:eastAsia="Times New Roman"/>
        </w:rPr>
        <w:t xml:space="preserve"> The warrior wears a crested helmet, possibly of wood or wicker. Around his body he wears wicker armor, shaped like a cylinder. In his hands he brandishes a club or a short spear. A large replica of this warrior stands guard over the entrance road to </w:t>
      </w:r>
      <w:proofErr w:type="spellStart"/>
      <w:r w:rsidRPr="004F4825">
        <w:rPr>
          <w:rFonts w:eastAsia="Times New Roman"/>
        </w:rPr>
        <w:t>Etzatlán</w:t>
      </w:r>
      <w:proofErr w:type="spellEnd"/>
      <w:r w:rsidRPr="004F4825">
        <w:rPr>
          <w:rFonts w:eastAsia="Times New Roman"/>
        </w:rPr>
        <w:t xml:space="preserve"> from Highway 4. The stance, weapon and armor of the warrior ar</w:t>
      </w:r>
      <w:r w:rsidR="00B674C2">
        <w:rPr>
          <w:rFonts w:eastAsia="Times New Roman"/>
        </w:rPr>
        <w:t xml:space="preserve">e similar to many found </w:t>
      </w:r>
      <w:del w:id="0" w:author="Coffman" w:date="2019-01-14T14:52:00Z">
        <w:r w:rsidRPr="004F4825">
          <w:rPr>
            <w:rFonts w:eastAsia="Times New Roman"/>
          </w:rPr>
          <w:delText>through out</w:delText>
        </w:r>
      </w:del>
      <w:ins w:id="1" w:author="Coffman" w:date="2019-01-14T14:52:00Z">
        <w:r w:rsidR="00B674C2">
          <w:rPr>
            <w:rFonts w:eastAsia="Times New Roman"/>
          </w:rPr>
          <w:t>through</w:t>
        </w:r>
        <w:r w:rsidRPr="004F4825">
          <w:rPr>
            <w:rFonts w:eastAsia="Times New Roman"/>
          </w:rPr>
          <w:t>out</w:t>
        </w:r>
      </w:ins>
      <w:r w:rsidRPr="004F4825">
        <w:rPr>
          <w:rFonts w:eastAsia="Times New Roman"/>
        </w:rPr>
        <w:t xml:space="preserve"> the area of the Shaft Tombs. The number of warrior figures found, and the level to which they were armed and armored, indicates that this period in Western Mexico was not entirely peaceful.</w:t>
      </w:r>
      <w:del w:id="2" w:author="Coffman" w:date="2019-01-14T14:52:00Z">
        <w:r w:rsidR="00403DF5">
          <w:delText>Figs. 1-2. Chinesco (Nayarit)–Standing Male with Cap-Clay-Post Conquest-1540 CE</w:delText>
        </w:r>
      </w:del>
      <w:r w:rsidR="00403DF5">
        <w:t xml:space="preserve"> </w:t>
      </w:r>
    </w:p>
    <w:p w14:paraId="379EA036" w14:textId="77777777" w:rsidR="00BB7CCB" w:rsidRDefault="00BB7CCB" w:rsidP="00BB7CCB">
      <w:pPr>
        <w:rPr>
          <w:rStyle w:val="Strong"/>
        </w:rPr>
      </w:pPr>
      <w:r>
        <w:rPr>
          <w:rStyle w:val="Strong"/>
        </w:rPr>
        <w:t>Case no.:</w:t>
      </w:r>
      <w:r w:rsidR="00C430C0">
        <w:rPr>
          <w:rStyle w:val="Strong"/>
        </w:rPr>
        <w:t xml:space="preserve"> 10</w:t>
      </w:r>
    </w:p>
    <w:p w14:paraId="5B750EAF" w14:textId="77777777" w:rsidR="00BB7CCB" w:rsidRDefault="00BB7CCB" w:rsidP="00BB7CCB">
      <w:pPr>
        <w:rPr>
          <w:rStyle w:val="Strong"/>
        </w:rPr>
      </w:pPr>
      <w:r>
        <w:rPr>
          <w:rStyle w:val="Strong"/>
        </w:rPr>
        <w:t>Accession Number:</w:t>
      </w:r>
    </w:p>
    <w:p w14:paraId="7117F654" w14:textId="77777777" w:rsidR="003374EB" w:rsidRDefault="00BB7CCB" w:rsidP="003374EB">
      <w:r>
        <w:rPr>
          <w:rStyle w:val="Strong"/>
        </w:rPr>
        <w:t>Formal Label:</w:t>
      </w:r>
      <w:r w:rsidR="00C430C0">
        <w:rPr>
          <w:rStyle w:val="Strong"/>
        </w:rPr>
        <w:t xml:space="preserve"> </w:t>
      </w:r>
      <w:r w:rsidR="003374EB">
        <w:rPr>
          <w:rStyle w:val="Strong"/>
        </w:rPr>
        <w:t xml:space="preserve">Formal Label: </w:t>
      </w:r>
      <w:r w:rsidR="003374EB">
        <w:t>MEX-</w:t>
      </w:r>
      <w:proofErr w:type="spellStart"/>
      <w:r w:rsidR="003374EB">
        <w:t>Chinesco</w:t>
      </w:r>
      <w:proofErr w:type="spellEnd"/>
      <w:r w:rsidR="003374EB">
        <w:t xml:space="preserve"> (Nayarit)–Seated Warrior Protecting Shaft Tomb-Terracotta—500 CE</w:t>
      </w:r>
    </w:p>
    <w:p w14:paraId="34C12BF6" w14:textId="597ED0AA" w:rsidR="00BB7CCB" w:rsidRPr="00C430C0" w:rsidRDefault="00BB7CCB" w:rsidP="00BB7CCB">
      <w:pPr>
        <w:rPr>
          <w:rStyle w:val="Strong"/>
          <w:b w:val="0"/>
          <w:bCs w:val="0"/>
        </w:rPr>
      </w:pPr>
      <w:bookmarkStart w:id="3" w:name="_GoBack"/>
      <w:bookmarkEnd w:id="3"/>
    </w:p>
    <w:p w14:paraId="71C054C8" w14:textId="77777777" w:rsidR="00BB7CCB" w:rsidRDefault="00BB7CCB" w:rsidP="00BB7CCB">
      <w:pPr>
        <w:rPr>
          <w:b/>
          <w:bCs/>
        </w:rPr>
      </w:pPr>
      <w:r w:rsidRPr="00ED4BF3">
        <w:rPr>
          <w:b/>
          <w:bCs/>
        </w:rPr>
        <w:t>Display Description:</w:t>
      </w:r>
      <w:r w:rsidRPr="00464E71">
        <w:rPr>
          <w:b/>
          <w:bCs/>
        </w:rPr>
        <w:t xml:space="preserve"> </w:t>
      </w:r>
    </w:p>
    <w:p w14:paraId="7A816361" w14:textId="77777777" w:rsidR="00B674C2" w:rsidRDefault="00C430C0" w:rsidP="00BB7CCB">
      <w:r>
        <w:t xml:space="preserve">The Western Mexico shaft tomb tradition or shaft tomb culture refers to a set of interlocked cultural traits found in the western Mexican states of Jalisco, Nayarit, and, to a lesser extent, Colima to its south. </w:t>
      </w:r>
      <w:r w:rsidRPr="00C430C0">
        <w:rPr>
          <w:rFonts w:hint="eastAsia"/>
        </w:rPr>
        <w:t xml:space="preserve">Built beneath house platforms, these tombs served as family mausoleums and were periodically opened to inter the recently deceased. These two ceramic figures are fine representations of the Nayarit style known as </w:t>
      </w:r>
      <w:proofErr w:type="spellStart"/>
      <w:r w:rsidRPr="00C430C0">
        <w:rPr>
          <w:rFonts w:hint="eastAsia"/>
        </w:rPr>
        <w:t>Chinesco</w:t>
      </w:r>
      <w:proofErr w:type="spellEnd"/>
      <w:r w:rsidRPr="00C430C0">
        <w:rPr>
          <w:rFonts w:hint="eastAsia"/>
        </w:rPr>
        <w:t xml:space="preserve">, notable for smooth burnished surfaces and painted ornament. These contrast with the heavy three-dimensional costumes and jewelry worn by figures in another local style, the </w:t>
      </w:r>
      <w:proofErr w:type="spellStart"/>
      <w:r w:rsidRPr="00C430C0">
        <w:rPr>
          <w:rFonts w:hint="eastAsia"/>
        </w:rPr>
        <w:t>Ixtlán</w:t>
      </w:r>
      <w:proofErr w:type="spellEnd"/>
      <w:r w:rsidRPr="00C430C0">
        <w:rPr>
          <w:rFonts w:hint="eastAsia"/>
        </w:rPr>
        <w:t xml:space="preserve"> del </w:t>
      </w:r>
      <w:proofErr w:type="spellStart"/>
      <w:r w:rsidRPr="00C430C0">
        <w:rPr>
          <w:rFonts w:hint="eastAsia"/>
        </w:rPr>
        <w:t>Río</w:t>
      </w:r>
      <w:proofErr w:type="spellEnd"/>
      <w:r w:rsidRPr="00C430C0">
        <w:rPr>
          <w:rFonts w:hint="eastAsia"/>
        </w:rPr>
        <w:t xml:space="preserve"> style. </w:t>
      </w:r>
      <w:del w:id="4" w:author="Coffman" w:date="2019-01-14T14:52:00Z">
        <w:r>
          <w:delText>This late example roughly dates to 1540 CE when European traits such as the white face and the black cap, gray mustache and brown shoes are exhibited. This figure clearly shows how the local Chinesco people used the European traders for their own purposes as this example was used as a pouring vessel on the eating table of the deceased. The encrustations are dessicated remains of the fluids that were part of the interment process.</w:delText>
        </w:r>
      </w:del>
    </w:p>
    <w:p w14:paraId="50CE81A4" w14:textId="77777777" w:rsidR="00BB7CCB" w:rsidRPr="00EB5DE2" w:rsidRDefault="00B674C2" w:rsidP="00BB7CCB">
      <w:pPr>
        <w:rPr>
          <w:b/>
          <w:bCs/>
        </w:rPr>
      </w:pPr>
      <w:ins w:id="5" w:author="Coffman" w:date="2019-01-14T14:52:00Z">
        <w:r w:rsidRPr="00EB5DE2">
          <w:rPr>
            <w:b/>
            <w:bCs/>
          </w:rPr>
          <w:t xml:space="preserve"> </w:t>
        </w:r>
      </w:ins>
      <w:r w:rsidR="00BB7CCB" w:rsidRPr="00EB5DE2">
        <w:rPr>
          <w:b/>
          <w:bCs/>
        </w:rPr>
        <w:t>LC Classification:</w:t>
      </w:r>
      <w:ins w:id="6" w:author="Coffman" w:date="2019-01-14T14:52:00Z">
        <w:r w:rsidR="0030032C">
          <w:rPr>
            <w:b/>
            <w:bCs/>
          </w:rPr>
          <w:t xml:space="preserve"> </w:t>
        </w:r>
        <w:r w:rsidR="0030032C">
          <w:t>F1219.3.P8</w:t>
        </w:r>
      </w:ins>
    </w:p>
    <w:p w14:paraId="1D503EBB" w14:textId="77777777" w:rsidR="00BB7CCB" w:rsidRDefault="00BB7CCB" w:rsidP="00BB7CCB">
      <w:r>
        <w:rPr>
          <w:rStyle w:val="Strong"/>
        </w:rPr>
        <w:t>Date or Time Horizon:</w:t>
      </w:r>
      <w:r>
        <w:t xml:space="preserve"> </w:t>
      </w:r>
      <w:ins w:id="7" w:author="Coffman" w:date="2019-01-14T14:52:00Z">
        <w:r w:rsidR="0030032C">
          <w:t>500 CE</w:t>
        </w:r>
      </w:ins>
    </w:p>
    <w:p w14:paraId="2A8350B8" w14:textId="77777777" w:rsidR="00BB7CCB" w:rsidRDefault="00BB7CCB" w:rsidP="00BB7CCB">
      <w:r>
        <w:rPr>
          <w:rStyle w:val="Strong"/>
        </w:rPr>
        <w:t>Geographical Area:</w:t>
      </w:r>
      <w:r>
        <w:t xml:space="preserve"> </w:t>
      </w:r>
      <w:ins w:id="8" w:author="Coffman" w:date="2019-01-14T14:52:00Z">
        <w:r w:rsidR="009B2F7D">
          <w:t>West Mexico</w:t>
        </w:r>
      </w:ins>
    </w:p>
    <w:p w14:paraId="0ABC72F2" w14:textId="77777777" w:rsidR="00BB7CCB" w:rsidRDefault="00BB7CCB" w:rsidP="00BB7CCB">
      <w:pPr>
        <w:rPr>
          <w:b/>
        </w:rPr>
      </w:pPr>
      <w:r w:rsidRPr="0011252F">
        <w:rPr>
          <w:b/>
        </w:rPr>
        <w:t>Map</w:t>
      </w:r>
      <w:r>
        <w:rPr>
          <w:b/>
        </w:rPr>
        <w:t>:</w:t>
      </w:r>
      <w:r w:rsidRPr="0011252F">
        <w:rPr>
          <w:b/>
        </w:rPr>
        <w:t xml:space="preserve"> </w:t>
      </w:r>
    </w:p>
    <w:p w14:paraId="7A92680E" w14:textId="77777777" w:rsidR="00B674C2" w:rsidRDefault="00B674C2" w:rsidP="00B674C2">
      <w:pPr>
        <w:rPr>
          <w:ins w:id="9" w:author="Coffman" w:date="2019-01-14T14:52:00Z"/>
        </w:rPr>
      </w:pPr>
      <w:ins w:id="10" w:author="Coffman" w:date="2019-01-14T14:52:00Z">
        <w:r w:rsidRPr="0014611D">
          <w:rPr>
            <w:noProof/>
          </w:rPr>
          <w:drawing>
            <wp:inline distT="0" distB="0" distL="0" distR="0" wp14:anchorId="7AA9552D" wp14:editId="4D359044">
              <wp:extent cx="3771900" cy="3594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71900" cy="3594100"/>
                      </a:xfrm>
                      <a:prstGeom prst="rect">
                        <a:avLst/>
                      </a:prstGeom>
                      <a:noFill/>
                      <a:ln>
                        <a:noFill/>
                      </a:ln>
                    </pic:spPr>
                  </pic:pic>
                </a:graphicData>
              </a:graphic>
            </wp:inline>
          </w:drawing>
        </w:r>
        <w:r>
          <w:t xml:space="preserve">Shaft tomb burials in West Mexico. After </w:t>
        </w:r>
        <w:r w:rsidR="008061E7">
          <w:fldChar w:fldCharType="begin"/>
        </w:r>
        <w:r w:rsidR="008061E7">
          <w:instrText xml:space="preserve"> HYPERLINK "https://upload.wikimedia.org/wikipedia/commons/thumb/d/d3/Ancient_Western_Mexico_Archaeological_Sites.svg/350px-Ancient_Western_Mexico_Archaeological_Sites.svg.png" </w:instrText>
        </w:r>
        <w:r w:rsidR="008061E7">
          <w:fldChar w:fldCharType="separate"/>
        </w:r>
        <w:r w:rsidRPr="003E3052">
          <w:rPr>
            <w:rStyle w:val="Hyperlink"/>
          </w:rPr>
          <w:t>https://upload.wikimedia.org/wikipedia/commons/thumb/d/d3/Ancient_Western_Mexico_Archaeological_Sites.svg/350px-Ancient_Western_Mexico_Archaeological_Sites.svg.png</w:t>
        </w:r>
        <w:r w:rsidR="008061E7">
          <w:rPr>
            <w:rStyle w:val="Hyperlink"/>
          </w:rPr>
          <w:fldChar w:fldCharType="end"/>
        </w:r>
      </w:ins>
    </w:p>
    <w:p w14:paraId="5DAEDF7D" w14:textId="77777777" w:rsidR="00B674C2" w:rsidRDefault="00B674C2" w:rsidP="00BB7CCB">
      <w:pPr>
        <w:rPr>
          <w:ins w:id="11" w:author="Coffman" w:date="2019-01-14T14:52:00Z"/>
          <w:b/>
        </w:rPr>
      </w:pPr>
    </w:p>
    <w:p w14:paraId="18C0A8BC" w14:textId="77777777" w:rsidR="00BB7CCB" w:rsidRPr="0011252F" w:rsidRDefault="00BB7CCB" w:rsidP="00BB7CCB">
      <w:pPr>
        <w:rPr>
          <w:b/>
          <w:rPrChange w:id="12" w:author="murcott" w:date="2019-01-14T14:52:00Z">
            <w:rPr/>
          </w:rPrChange>
        </w:rPr>
      </w:pPr>
      <w:r w:rsidRPr="0011252F">
        <w:rPr>
          <w:b/>
        </w:rPr>
        <w:t>GPS coordinates:</w:t>
      </w:r>
      <w:ins w:id="13" w:author="Coffman" w:date="2019-01-14T14:52:00Z">
        <w:r w:rsidR="009B2F7D">
          <w:rPr>
            <w:b/>
          </w:rPr>
          <w:t xml:space="preserve"> </w:t>
        </w:r>
        <w:proofErr w:type="spellStart"/>
        <w:r w:rsidR="009B2F7D" w:rsidRPr="00943DFC">
          <w:t>Huizilapa</w:t>
        </w:r>
        <w:proofErr w:type="spellEnd"/>
        <w:r w:rsidR="009B2F7D" w:rsidRPr="00943DFC">
          <w:t>: 20° 51' 00" N, 103° 54' 00" W</w:t>
        </w:r>
      </w:ins>
    </w:p>
    <w:p w14:paraId="32160479" w14:textId="77777777" w:rsidR="00BB7CCB" w:rsidRDefault="00BB7CCB" w:rsidP="00BB7CCB">
      <w:r>
        <w:rPr>
          <w:rStyle w:val="Strong"/>
        </w:rPr>
        <w:t>Cultural Affiliation:</w:t>
      </w:r>
      <w:r>
        <w:t xml:space="preserve"> </w:t>
      </w:r>
      <w:ins w:id="14" w:author="Coffman" w:date="2019-01-14T14:52:00Z">
        <w:r w:rsidR="009B2F7D">
          <w:t>Nayarit (</w:t>
        </w:r>
        <w:proofErr w:type="spellStart"/>
        <w:r w:rsidR="009B2F7D">
          <w:t>Chinesco</w:t>
        </w:r>
        <w:proofErr w:type="spellEnd"/>
        <w:r w:rsidR="009B2F7D">
          <w:t xml:space="preserve"> variant)</w:t>
        </w:r>
      </w:ins>
    </w:p>
    <w:p w14:paraId="11B65713" w14:textId="77777777" w:rsidR="00BB7CCB" w:rsidRDefault="00BB7CCB" w:rsidP="00BB7CCB">
      <w:pPr>
        <w:rPr>
          <w:del w:id="15" w:author="Coffman" w:date="2019-01-14T14:52:00Z"/>
        </w:rPr>
      </w:pPr>
      <w:del w:id="16" w:author="Coffman" w:date="2019-01-14T14:52:00Z">
        <w:r>
          <w:rPr>
            <w:rStyle w:val="Strong"/>
          </w:rPr>
          <w:delText>Media:</w:delText>
        </w:r>
        <w:r>
          <w:delText xml:space="preserve"> </w:delText>
        </w:r>
      </w:del>
    </w:p>
    <w:p w14:paraId="1B372176" w14:textId="77777777" w:rsidR="00BB7CCB" w:rsidRDefault="00BB7CCB" w:rsidP="00BB7CCB">
      <w:pPr>
        <w:rPr>
          <w:ins w:id="17" w:author="Coffman" w:date="2019-01-14T14:52:00Z"/>
        </w:rPr>
      </w:pPr>
      <w:ins w:id="18" w:author="Coffman" w:date="2019-01-14T14:52:00Z">
        <w:r>
          <w:rPr>
            <w:rStyle w:val="Strong"/>
          </w:rPr>
          <w:t>Medi</w:t>
        </w:r>
        <w:r w:rsidR="009B2F7D">
          <w:rPr>
            <w:rStyle w:val="Strong"/>
          </w:rPr>
          <w:t>um</w:t>
        </w:r>
        <w:r>
          <w:rPr>
            <w:rStyle w:val="Strong"/>
          </w:rPr>
          <w:t>:</w:t>
        </w:r>
        <w:r>
          <w:t xml:space="preserve"> </w:t>
        </w:r>
        <w:r w:rsidR="009B2F7D">
          <w:t>Terracotta</w:t>
        </w:r>
      </w:ins>
    </w:p>
    <w:p w14:paraId="2D0B7021" w14:textId="77777777" w:rsidR="00BB7CCB" w:rsidRDefault="00BB7CCB" w:rsidP="00BB7CCB">
      <w:pPr>
        <w:rPr>
          <w:b/>
          <w:bCs/>
        </w:rPr>
      </w:pPr>
      <w:r>
        <w:rPr>
          <w:rStyle w:val="Strong"/>
        </w:rPr>
        <w:t>Dimensions:</w:t>
      </w:r>
      <w:r>
        <w:t xml:space="preserve"> </w:t>
      </w:r>
    </w:p>
    <w:p w14:paraId="2AD967AC" w14:textId="77777777" w:rsidR="00BB7CCB" w:rsidRDefault="00BB7CCB" w:rsidP="00BB7CCB">
      <w:pPr>
        <w:rPr>
          <w:rStyle w:val="Strong"/>
        </w:rPr>
      </w:pPr>
      <w:r>
        <w:rPr>
          <w:rStyle w:val="Strong"/>
        </w:rPr>
        <w:t xml:space="preserve">Weight:  </w:t>
      </w:r>
    </w:p>
    <w:p w14:paraId="716B0879" w14:textId="77777777" w:rsidR="00BB7CCB" w:rsidRDefault="00BB7CCB" w:rsidP="00BB7CCB">
      <w:pPr>
        <w:rPr>
          <w:rStyle w:val="Strong"/>
        </w:rPr>
      </w:pPr>
      <w:r>
        <w:rPr>
          <w:rStyle w:val="Strong"/>
        </w:rPr>
        <w:t>Condition:</w:t>
      </w:r>
      <w:ins w:id="19" w:author="Coffman" w:date="2019-01-14T14:52:00Z">
        <w:r w:rsidR="009B2F7D">
          <w:rPr>
            <w:rStyle w:val="Strong"/>
          </w:rPr>
          <w:t xml:space="preserve"> original</w:t>
        </w:r>
      </w:ins>
    </w:p>
    <w:p w14:paraId="323105BD" w14:textId="77777777" w:rsidR="00BB7CCB" w:rsidRDefault="00BB7CCB" w:rsidP="00BB7CCB">
      <w:pPr>
        <w:rPr>
          <w:b/>
          <w:bCs/>
        </w:rPr>
      </w:pPr>
      <w:r>
        <w:rPr>
          <w:rStyle w:val="Strong"/>
        </w:rPr>
        <w:lastRenderedPageBreak/>
        <w:t>Provenance:</w:t>
      </w:r>
      <w:r>
        <w:t xml:space="preserve"> </w:t>
      </w:r>
      <w:ins w:id="20" w:author="Coffman" w:date="2019-01-14T14:52:00Z">
        <w:r w:rsidR="009B2F7D">
          <w:t xml:space="preserve">John </w:t>
        </w:r>
        <w:proofErr w:type="spellStart"/>
        <w:r w:rsidR="009B2F7D">
          <w:t>Thieren</w:t>
        </w:r>
        <w:proofErr w:type="spellEnd"/>
        <w:r w:rsidR="009B2F7D">
          <w:t xml:space="preserve"> Estate, New York City, 1968.</w:t>
        </w:r>
      </w:ins>
    </w:p>
    <w:p w14:paraId="1DB60033" w14:textId="77777777" w:rsidR="00BB7CCB" w:rsidRDefault="00BB7CCB" w:rsidP="00BB7CCB">
      <w:pPr>
        <w:rPr>
          <w:b/>
          <w:bCs/>
        </w:rPr>
      </w:pPr>
      <w:r>
        <w:rPr>
          <w:b/>
          <w:bCs/>
        </w:rPr>
        <w:t>Discussion:</w:t>
      </w:r>
    </w:p>
    <w:p w14:paraId="6A326484" w14:textId="77777777" w:rsidR="00B674C2" w:rsidRDefault="00B674C2" w:rsidP="00B674C2">
      <w:pPr>
        <w:rPr>
          <w:ins w:id="21" w:author="Coffman" w:date="2019-01-14T14:52:00Z"/>
        </w:rPr>
      </w:pPr>
    </w:p>
    <w:p w14:paraId="2A46FA70" w14:textId="77777777" w:rsidR="00B674C2" w:rsidRDefault="001C288A" w:rsidP="00B674C2">
      <w:pPr>
        <w:jc w:val="center"/>
        <w:rPr>
          <w:ins w:id="22" w:author="Coffman" w:date="2019-01-14T14:52:00Z"/>
        </w:rPr>
      </w:pPr>
      <w:r>
        <w:fldChar w:fldCharType="begin"/>
      </w:r>
      <w:r>
        <w:instrText xml:space="preserve"> HYPERLINK "http://1.bp.blogspot.com/-0LSKvsAxBrw/TwIFIwDrImI/AAAAAAAAHoE/px_xAWFC5GM/s1600/M-burial.jpg" </w:instrText>
      </w:r>
      <w:r>
        <w:fldChar w:fldCharType="separate"/>
      </w:r>
      <w:ins w:id="23" w:author="Coffman" w:date="2019-01-14T14:52:00Z">
        <w:r>
          <w:fldChar w:fldCharType="begin"/>
        </w:r>
        <w:r>
          <w:instrText xml:space="preserve"> HYPERLINK "http://1.bp.blogspot.com/-0LSKvsAxBrw/TwIFIwDrImI/AAAAAAAAHoE/px_xAWFC5GM/s1600/M-burial.jpg" </w:instrText>
        </w:r>
        <w:r>
          <w:fldChar w:fldCharType="separate"/>
        </w:r>
        <w:r>
          <w:rPr>
            <w:color w:val="0000FF"/>
          </w:rPr>
          <w:fldChar w:fldCharType="begin"/>
        </w:r>
        <w:r>
          <w:rPr>
            <w:color w:val="0000FF"/>
          </w:rPr>
          <w:instrText xml:space="preserve"> INCLUDEPICTURE "https://1.bp.blogspot.com/-0LSKvsAxBrw/TwIFIwDrImI/AAAAAAAAHoE/px_xAWFC5GM/s640/M-burial.jpg" \* MERGEFORMATINET </w:instrText>
        </w:r>
        <w:r>
          <w:rPr>
            <w:color w:val="0000FF"/>
          </w:rPr>
          <w:fldChar w:fldCharType="separate"/>
        </w:r>
        <w:r>
          <w:rPr>
            <w:color w:val="0000FF"/>
          </w:rPr>
          <w:fldChar w:fldCharType="begin"/>
        </w:r>
        <w:r>
          <w:rPr>
            <w:color w:val="0000FF"/>
          </w:rPr>
          <w:instrText xml:space="preserve"> INCLUDEPICTURE  "https://1.bp.blogspot.com/-0LSKvsAxBrw/TwIFIwDrImI/AAAAAAAAHoE/px_xAWFC5GM/s640/M-burial.jpg" \* MERGEFORMATINET </w:instrText>
        </w:r>
        <w:r>
          <w:rPr>
            <w:color w:val="0000FF"/>
          </w:rPr>
          <w:fldChar w:fldCharType="separate"/>
        </w:r>
        <w:r>
          <w:rPr>
            <w:color w:val="0000FF"/>
          </w:rPr>
          <w:fldChar w:fldCharType="begin"/>
        </w:r>
        <w:r>
          <w:rPr>
            <w:color w:val="0000FF"/>
          </w:rPr>
          <w:instrText xml:space="preserve"> INCLUDEPICTURE  "https://1.bp.blogspot.com/-0LSKvsAxBrw/TwIFIwDrImI/AAAAAAAAHoE/px_xAWFC5GM/s640/M-burial.jpg" \* MERGEFORMATINET </w:instrText>
        </w:r>
        <w:r>
          <w:rPr>
            <w:color w:val="0000FF"/>
          </w:rPr>
          <w:fldChar w:fldCharType="separate"/>
        </w:r>
        <w:r>
          <w:rPr>
            <w:color w:val="0000FF"/>
          </w:rPr>
          <w:fldChar w:fldCharType="begin"/>
        </w:r>
        <w:r>
          <w:rPr>
            <w:color w:val="0000FF"/>
          </w:rPr>
          <w:instrText xml:space="preserve"> INCLUDEPICTURE  "https://1.bp.blogspot.com/-0LSKvsAxBrw/TwIFIwDrImI/AAAAAAAAHoE/px_xAWFC5GM/s640/M-burial.jpg" \* MERGEFORMATINET </w:instrText>
        </w:r>
        <w:r>
          <w:rPr>
            <w:color w:val="0000FF"/>
          </w:rPr>
          <w:fldChar w:fldCharType="separate"/>
        </w:r>
        <w:r>
          <w:rPr>
            <w:noProof/>
            <w:color w:val="0000FF"/>
          </w:rPr>
          <w:pict w14:anchorId="1AEC50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https://1.bp.blogspot.com/-0LSKvsAxBrw/TwIFIwDrImI/AAAAAAAAHoE/px_xAWFC5GM/s640/M-burial.jpg" href="http://1.bp.blogspot.com/-0LSKvsAxBrw/TwIFIwDrImI/AAAAAAAAHoE/px_xAWFC5GM/s1600/M-burial.jpg" style="width:429pt;height:480pt;mso-width-percent:0;mso-height-percent:0;mso-width-percent:0;mso-height-percent:0" o:button="t">
              <v:imagedata r:id="rId8" r:href="rId9"/>
            </v:shape>
          </w:pict>
        </w:r>
        <w:r>
          <w:rPr>
            <w:color w:val="0000FF"/>
          </w:rPr>
          <w:fldChar w:fldCharType="end"/>
        </w:r>
        <w:r>
          <w:rPr>
            <w:color w:val="0000FF"/>
          </w:rPr>
          <w:fldChar w:fldCharType="end"/>
        </w:r>
        <w:r>
          <w:rPr>
            <w:color w:val="0000FF"/>
          </w:rPr>
          <w:fldChar w:fldCharType="end"/>
        </w:r>
        <w:r>
          <w:rPr>
            <w:color w:val="0000FF"/>
          </w:rPr>
          <w:fldChar w:fldCharType="end"/>
        </w:r>
        <w:r>
          <w:rPr>
            <w:color w:val="0000FF"/>
          </w:rPr>
          <w:fldChar w:fldCharType="end"/>
        </w:r>
      </w:ins>
      <w:r>
        <w:fldChar w:fldCharType="end"/>
      </w:r>
    </w:p>
    <w:p w14:paraId="00027667" w14:textId="77777777" w:rsidR="00B674C2" w:rsidRDefault="00B674C2" w:rsidP="00B674C2">
      <w:pPr>
        <w:rPr>
          <w:ins w:id="24" w:author="Coffman" w:date="2019-01-14T14:52:00Z"/>
        </w:rPr>
      </w:pPr>
      <w:ins w:id="25" w:author="Coffman" w:date="2019-01-14T14:52:00Z">
        <w:r>
          <w:rPr>
            <w:b/>
            <w:bCs/>
          </w:rPr>
          <w:t xml:space="preserve">Display of Shaft Tomb contents in </w:t>
        </w:r>
        <w:proofErr w:type="spellStart"/>
        <w:r>
          <w:rPr>
            <w:b/>
            <w:bCs/>
          </w:rPr>
          <w:t>Etzatlán's</w:t>
        </w:r>
        <w:proofErr w:type="spellEnd"/>
        <w:r>
          <w:rPr>
            <w:b/>
            <w:bCs/>
          </w:rPr>
          <w:t> </w:t>
        </w:r>
        <w:r>
          <w:rPr>
            <w:b/>
            <w:bCs/>
            <w:i/>
            <w:iCs/>
          </w:rPr>
          <w:t xml:space="preserve">Centro Cultural </w:t>
        </w:r>
        <w:r>
          <w:rPr>
            <w:b/>
            <w:bCs/>
          </w:rPr>
          <w:t>museum</w:t>
        </w:r>
        <w:r>
          <w:rPr>
            <w:b/>
            <w:bCs/>
            <w:i/>
            <w:iCs/>
          </w:rPr>
          <w:t>.</w:t>
        </w:r>
        <w:r>
          <w:t xml:space="preserve"> After </w:t>
        </w:r>
        <w:r w:rsidR="008061E7">
          <w:fldChar w:fldCharType="begin"/>
        </w:r>
        <w:r w:rsidR="008061E7">
          <w:instrText xml:space="preserve"> HYPERLINK "http://1.bp.blogspot.com/-0LSKvsAxBrw/TwIFIwDrImI/AAAAAAAAHoE/px_xAWFC5GM/s1600/M-burial.jpg" </w:instrText>
        </w:r>
        <w:r w:rsidR="008061E7">
          <w:fldChar w:fldCharType="separate"/>
        </w:r>
        <w:r w:rsidRPr="003E3052">
          <w:rPr>
            <w:rStyle w:val="Hyperlink"/>
          </w:rPr>
          <w:t>http://1.bp.blogspot.com/-0LSKvsAxBrw/TwIFIwDrImI/AAAAAAAAHoE/px_xAWFC5GM/s1600/M-burial.jpg</w:t>
        </w:r>
        <w:r w:rsidR="008061E7">
          <w:rPr>
            <w:rStyle w:val="Hyperlink"/>
          </w:rPr>
          <w:fldChar w:fldCharType="end"/>
        </w:r>
        <w:r>
          <w:t>. Skeletons with typical grave goods are among the displays in this little gem of a museum. Most of the artifacts in the museum were recovered from grave sites called</w:t>
        </w:r>
        <w:r>
          <w:rPr>
            <w:i/>
            <w:iCs/>
          </w:rPr>
          <w:t xml:space="preserve"> </w:t>
        </w:r>
        <w:proofErr w:type="spellStart"/>
        <w:r>
          <w:rPr>
            <w:i/>
            <w:iCs/>
          </w:rPr>
          <w:t>Tumbas</w:t>
        </w:r>
        <w:proofErr w:type="spellEnd"/>
        <w:r>
          <w:rPr>
            <w:i/>
            <w:iCs/>
          </w:rPr>
          <w:t xml:space="preserve"> de </w:t>
        </w:r>
        <w:proofErr w:type="spellStart"/>
        <w:r>
          <w:rPr>
            <w:i/>
            <w:iCs/>
          </w:rPr>
          <w:t>Tiro</w:t>
        </w:r>
        <w:proofErr w:type="spellEnd"/>
        <w:r>
          <w:t xml:space="preserve">, or </w:t>
        </w:r>
        <w:r w:rsidR="008061E7">
          <w:fldChar w:fldCharType="begin"/>
        </w:r>
        <w:r w:rsidR="008061E7">
          <w:instrText xml:space="preserve"> HYPERLINK "http://en.wikipedia.org/wiki/Western_Mexico_shaft_tomb_tradition" </w:instrText>
        </w:r>
        <w:r w:rsidR="008061E7">
          <w:fldChar w:fldCharType="separate"/>
        </w:r>
        <w:r>
          <w:rPr>
            <w:rStyle w:val="Hyperlink"/>
          </w:rPr>
          <w:t>Shaft Tombs</w:t>
        </w:r>
        <w:r w:rsidR="008061E7">
          <w:rPr>
            <w:rStyle w:val="Hyperlink"/>
          </w:rPr>
          <w:fldChar w:fldCharType="end"/>
        </w:r>
        <w:r>
          <w:t xml:space="preserve">. One of most important of these tombs was found in 1955 on the former lands of the </w:t>
        </w:r>
        <w:r>
          <w:rPr>
            <w:i/>
            <w:iCs/>
          </w:rPr>
          <w:t>ex-Hacienda de San Sebastian</w:t>
        </w:r>
        <w:r>
          <w:t xml:space="preserve">. The people of these cultures inhabited the area in and around </w:t>
        </w:r>
        <w:proofErr w:type="spellStart"/>
        <w:r>
          <w:t>Etzatlán</w:t>
        </w:r>
        <w:proofErr w:type="spellEnd"/>
        <w:r>
          <w:t xml:space="preserve"> beginning more than 2000 years before the Spanish arrived in 1524. There were other cultures in the area during that time, but these are the ones that left the most accessible traces, including tombs, pyramids, and palaces.</w:t>
        </w:r>
      </w:ins>
    </w:p>
    <w:p w14:paraId="79850D7A" w14:textId="77777777" w:rsidR="00B674C2" w:rsidRDefault="001C288A" w:rsidP="00B674C2">
      <w:pPr>
        <w:jc w:val="center"/>
        <w:rPr>
          <w:ins w:id="26" w:author="Coffman" w:date="2019-01-14T14:52:00Z"/>
        </w:rPr>
      </w:pPr>
      <w:r>
        <w:lastRenderedPageBreak/>
        <w:fldChar w:fldCharType="begin"/>
      </w:r>
      <w:r>
        <w:instrText xml:space="preserve"> HYPERLINK "http://4.bp.blogspot.com/-MzjguqLaFx8/Ty6ninCSTFI/AAAAAAAAHu0/xcX22tHHBhE/s1600/Shaft+tomb+diagram1.jpg" </w:instrText>
      </w:r>
      <w:r>
        <w:fldChar w:fldCharType="separate"/>
      </w:r>
      <w:ins w:id="27" w:author="Coffman" w:date="2019-01-14T14:52:00Z">
        <w:r>
          <w:fldChar w:fldCharType="begin"/>
        </w:r>
        <w:r>
          <w:instrText xml:space="preserve"> HYPERLINK "http://4.bp.blogspot.com/-MzjguqLaFx8/Ty6ninCSTFI/AAAAAAAAHu0/xcX22tHHBhE/s1600/Shaft+tomb+diagram1.jpg" </w:instrText>
        </w:r>
        <w:r>
          <w:fldChar w:fldCharType="separate"/>
        </w:r>
        <w:r>
          <w:rPr>
            <w:color w:val="0000FF"/>
          </w:rPr>
          <w:fldChar w:fldCharType="begin"/>
        </w:r>
        <w:r>
          <w:rPr>
            <w:color w:val="0000FF"/>
          </w:rPr>
          <w:instrText xml:space="preserve"> INCLUDEPICTURE "https://4.bp.blogspot.com/-MzjguqLaFx8/Ty6ninCSTFI/AAAAAAAAHu0/xcX22tHHBhE/s640/Shaft+tomb+diagram1.jpg" \* MERGEFORMATINET </w:instrText>
        </w:r>
        <w:r>
          <w:rPr>
            <w:color w:val="0000FF"/>
          </w:rPr>
          <w:fldChar w:fldCharType="separate"/>
        </w:r>
        <w:r>
          <w:rPr>
            <w:color w:val="0000FF"/>
          </w:rPr>
          <w:fldChar w:fldCharType="begin"/>
        </w:r>
        <w:r>
          <w:rPr>
            <w:color w:val="0000FF"/>
          </w:rPr>
          <w:instrText xml:space="preserve"> INCLUDEPICTURE  "https://4.bp.blogspot.com/-MzjguqLaFx8/Ty6ninCSTFI/AAAAAAAAHu0/xcX22tHHBhE/s640/Shaft+tomb+diagram1.jpg" \* MERGEFORMATINET </w:instrText>
        </w:r>
        <w:r>
          <w:rPr>
            <w:color w:val="0000FF"/>
          </w:rPr>
          <w:fldChar w:fldCharType="separate"/>
        </w:r>
        <w:r>
          <w:rPr>
            <w:color w:val="0000FF"/>
          </w:rPr>
          <w:fldChar w:fldCharType="begin"/>
        </w:r>
        <w:r>
          <w:rPr>
            <w:color w:val="0000FF"/>
          </w:rPr>
          <w:instrText xml:space="preserve"> INCLUDEPICTURE  "https://4.bp.blogspot.com/-MzjguqLaFx8/Ty6ninCSTFI/AAAAAAAAHu0/xcX22tHHBhE/s640/Shaft+tomb+diagram1.jpg" \* MERGEFORMATINET </w:instrText>
        </w:r>
        <w:r>
          <w:rPr>
            <w:color w:val="0000FF"/>
          </w:rPr>
          <w:fldChar w:fldCharType="separate"/>
        </w:r>
        <w:r>
          <w:rPr>
            <w:color w:val="0000FF"/>
          </w:rPr>
          <w:fldChar w:fldCharType="begin"/>
        </w:r>
        <w:r>
          <w:rPr>
            <w:color w:val="0000FF"/>
          </w:rPr>
          <w:instrText xml:space="preserve"> INCLUDEPICTURE  "https://4.bp.blogspot.com/-MzjguqLaFx8/Ty6ninCSTFI/AAAAAAAAHu0/xcX22tHHBhE/s640/Shaft+tomb+diagram1.jpg" \* MERGEFORMATINET </w:instrText>
        </w:r>
        <w:r>
          <w:rPr>
            <w:color w:val="0000FF"/>
          </w:rPr>
          <w:fldChar w:fldCharType="separate"/>
        </w:r>
        <w:r>
          <w:rPr>
            <w:noProof/>
            <w:color w:val="0000FF"/>
          </w:rPr>
          <w:pict w14:anchorId="278D01E2">
            <v:shape id="_x0000_i1025" type="#_x0000_t75" alt="https://4.bp.blogspot.com/-MzjguqLaFx8/Ty6ninCSTFI/AAAAAAAAHu0/xcX22tHHBhE/s640/Shaft+tomb+diagram1.jpg" href="http://4.bp.blogspot.com/-MzjguqLaFx8/Ty6ninCSTFI/AAAAAAAAHu0/xcX22tHHBhE/s1600/Shaft+tomb+diagram1.jpg" style="width:480pt;height:441pt;mso-width-percent:0;mso-height-percent:0;mso-width-percent:0;mso-height-percent:0" o:button="t">
              <v:imagedata r:id="rId10" r:href="rId11"/>
            </v:shape>
          </w:pict>
        </w:r>
        <w:r>
          <w:rPr>
            <w:color w:val="0000FF"/>
          </w:rPr>
          <w:fldChar w:fldCharType="end"/>
        </w:r>
        <w:r>
          <w:rPr>
            <w:color w:val="0000FF"/>
          </w:rPr>
          <w:fldChar w:fldCharType="end"/>
        </w:r>
        <w:r>
          <w:rPr>
            <w:color w:val="0000FF"/>
          </w:rPr>
          <w:fldChar w:fldCharType="end"/>
        </w:r>
        <w:r>
          <w:rPr>
            <w:color w:val="0000FF"/>
          </w:rPr>
          <w:fldChar w:fldCharType="end"/>
        </w:r>
        <w:r>
          <w:rPr>
            <w:color w:val="0000FF"/>
          </w:rPr>
          <w:fldChar w:fldCharType="end"/>
        </w:r>
      </w:ins>
      <w:r>
        <w:fldChar w:fldCharType="end"/>
      </w:r>
    </w:p>
    <w:p w14:paraId="00630D24" w14:textId="77777777" w:rsidR="00B674C2" w:rsidRDefault="00B674C2" w:rsidP="00B674C2">
      <w:pPr>
        <w:rPr>
          <w:ins w:id="28" w:author="Coffman" w:date="2019-01-14T14:52:00Z"/>
        </w:rPr>
      </w:pPr>
      <w:ins w:id="29" w:author="Coffman" w:date="2019-01-14T14:52:00Z">
        <w:r>
          <w:rPr>
            <w:b/>
            <w:bCs/>
          </w:rPr>
          <w:t xml:space="preserve">Design of a Shaft Tomb found near </w:t>
        </w:r>
        <w:proofErr w:type="spellStart"/>
        <w:r>
          <w:rPr>
            <w:b/>
            <w:bCs/>
          </w:rPr>
          <w:t>Etzatlán</w:t>
        </w:r>
        <w:proofErr w:type="spellEnd"/>
        <w:r>
          <w:rPr>
            <w:b/>
            <w:bCs/>
          </w:rPr>
          <w:t>.</w:t>
        </w:r>
        <w:r>
          <w:t xml:space="preserve"> After </w:t>
        </w:r>
        <w:proofErr w:type="gramStart"/>
        <w:r w:rsidRPr="00D76E03">
          <w:t xml:space="preserve">http://4.bp.blogspot.com/-MzjguqLaFx8/Ty6ninCSTFI/AAAAAAAAHu0/xcX22tHHBhE/s1600/Shaft+tomb+diagram1.jpg </w:t>
        </w:r>
        <w:r>
          <w:t>.</w:t>
        </w:r>
        <w:proofErr w:type="gramEnd"/>
        <w:r>
          <w:t xml:space="preserve"> As with most such tombs it was built with a vertical shaft (hence the name) cut down through volcanic tuff called </w:t>
        </w:r>
        <w:proofErr w:type="spellStart"/>
        <w:r>
          <w:rPr>
            <w:i/>
            <w:iCs/>
          </w:rPr>
          <w:t>tepetate</w:t>
        </w:r>
        <w:proofErr w:type="spellEnd"/>
        <w:r>
          <w:t>. The depths of the shafts from the surface range from 4.6 meters (15 ft.) to more than 15 meters (50 ft.), and the number of chambers range from 1 to 5. The depth is particularly impressive given that the only digging tools available were sharpened sticks, rocks, and animal bones. In the tomb shown above, there are three large compartments connected by tunnels. After a burial, the shaft would be filled in up to the surface, and covered by a stone slab. At some shaft tombs, remnants of what may have been shrines were found covering the surface entrance. The Shaft Tomb found at </w:t>
        </w:r>
        <w:r>
          <w:rPr>
            <w:i/>
            <w:iCs/>
          </w:rPr>
          <w:t xml:space="preserve">ex-Hacienda de San Sebastian </w:t>
        </w:r>
        <w:r>
          <w:t xml:space="preserve">is about 7 kilometers (4.3 mi.) from </w:t>
        </w:r>
        <w:proofErr w:type="spellStart"/>
        <w:r>
          <w:t>Etzatlán</w:t>
        </w:r>
        <w:proofErr w:type="spellEnd"/>
        <w:r>
          <w:t xml:space="preserve"> and</w:t>
        </w:r>
        <w:r>
          <w:rPr>
            <w:i/>
            <w:iCs/>
          </w:rPr>
          <w:t> </w:t>
        </w:r>
        <w:r>
          <w:t>lies 16 meters (52 ft.) below the surface. The tomb chamber is 4.2 X 3.9 meters (14 ft. X 12.8 ft.) and is tall enough that a man could walk upright in it. (Design above from "Sculpture of Ancient West Mexico").</w:t>
        </w:r>
      </w:ins>
    </w:p>
    <w:p w14:paraId="72FBDD3D" w14:textId="77777777" w:rsidR="00B674C2" w:rsidRDefault="00B674C2" w:rsidP="00B674C2">
      <w:pPr>
        <w:rPr>
          <w:ins w:id="30" w:author="Coffman" w:date="2019-01-14T14:52:00Z"/>
        </w:rPr>
      </w:pPr>
      <w:ins w:id="31" w:author="Coffman" w:date="2019-01-14T14:52:00Z">
        <w:r>
          <w:t xml:space="preserve">References:  </w:t>
        </w:r>
      </w:ins>
    </w:p>
    <w:p w14:paraId="43637216" w14:textId="77777777" w:rsidR="00B674C2" w:rsidRDefault="00B674C2" w:rsidP="00B674C2">
      <w:pPr>
        <w:rPr>
          <w:ins w:id="32" w:author="Coffman" w:date="2019-01-14T14:52:00Z"/>
        </w:rPr>
      </w:pPr>
      <w:ins w:id="33" w:author="Coffman" w:date="2019-01-14T14:52:00Z">
        <w:r>
          <w:t>Kan, Michael, Clement Meighan, H. B. Nicholson. 1989</w:t>
        </w:r>
        <w:r w:rsidRPr="00B27EB9">
          <w:rPr>
            <w:i/>
            <w:iCs/>
          </w:rPr>
          <w:t>. Sculpture of ancient west Mexico: Nayarit, Jalisco, Colima. A catalogue of the Proctor Stafford Collection at the Los Angeles County Museum of Art</w:t>
        </w:r>
        <w:r>
          <w:t xml:space="preserve">. Albuquerque: Los Angeles County Museum of Art in association with University of New Mexico Press. </w:t>
        </w:r>
      </w:ins>
    </w:p>
    <w:p w14:paraId="591C80B2" w14:textId="77777777" w:rsidR="009B2F7D" w:rsidRDefault="009B2F7D" w:rsidP="00B674C2">
      <w:pPr>
        <w:rPr>
          <w:ins w:id="34" w:author="Coffman" w:date="2019-01-14T14:52:00Z"/>
        </w:rPr>
      </w:pPr>
      <w:ins w:id="35" w:author="Coffman" w:date="2019-01-14T14:52:00Z">
        <w:r>
          <w:lastRenderedPageBreak/>
          <w:t>Appendix</w:t>
        </w:r>
      </w:ins>
    </w:p>
    <w:p w14:paraId="35820A2D" w14:textId="77777777" w:rsidR="009B2F7D" w:rsidRDefault="009B2F7D" w:rsidP="00B674C2">
      <w:pPr>
        <w:rPr>
          <w:ins w:id="36" w:author="Coffman" w:date="2019-01-14T14:52:00Z"/>
        </w:rPr>
      </w:pPr>
      <w:ins w:id="37" w:author="Coffman" w:date="2019-01-14T14:52:00Z">
        <w:r>
          <w:t>AP 14</w:t>
        </w:r>
      </w:ins>
    </w:p>
    <w:p w14:paraId="58CD2E32" w14:textId="77777777" w:rsidR="00B674C2" w:rsidRDefault="00B674C2" w:rsidP="00B674C2">
      <w:pPr>
        <w:rPr>
          <w:ins w:id="38" w:author="Coffman" w:date="2019-01-14T14:52:00Z"/>
        </w:rPr>
      </w:pPr>
    </w:p>
    <w:p w14:paraId="527229CD" w14:textId="77777777" w:rsidR="00B674C2" w:rsidRDefault="00B674C2" w:rsidP="00B674C2">
      <w:pPr>
        <w:rPr>
          <w:ins w:id="39" w:author="Coffman" w:date="2019-01-14T14:52:00Z"/>
        </w:rPr>
      </w:pPr>
    </w:p>
    <w:p w14:paraId="00BA7E0F" w14:textId="77777777" w:rsidR="00B674C2" w:rsidRDefault="00B674C2" w:rsidP="00B674C2">
      <w:pPr>
        <w:rPr>
          <w:ins w:id="40" w:author="Coffman" w:date="2019-01-14T14:52:00Z"/>
          <w:b/>
          <w:bCs/>
        </w:rPr>
      </w:pPr>
      <w:ins w:id="41" w:author="Coffman" w:date="2019-01-14T14:52:00Z">
        <w:r>
          <w:br w:type="page"/>
        </w:r>
      </w:ins>
    </w:p>
    <w:p w14:paraId="0D82BE19" w14:textId="77777777" w:rsidR="00BB7CCB" w:rsidRDefault="00BB7CCB" w:rsidP="00BB7CCB">
      <w:r>
        <w:rPr>
          <w:b/>
          <w:bCs/>
        </w:rPr>
        <w:lastRenderedPageBreak/>
        <w:t>References:</w:t>
      </w:r>
    </w:p>
    <w:p w14:paraId="6BC384D8" w14:textId="77777777" w:rsidR="00BB7CCB" w:rsidRDefault="00B744E9" w:rsidP="00403DF5">
      <w:r>
        <w:rPr>
          <w:noProof/>
        </w:rPr>
        <mc:AlternateContent>
          <mc:Choice Requires="wps">
            <w:drawing>
              <wp:anchor distT="0" distB="0" distL="114300" distR="114300" simplePos="0" relativeHeight="251659264" behindDoc="1" locked="0" layoutInCell="1" allowOverlap="1" wp14:anchorId="4D289CDD" wp14:editId="2A16BA4E">
                <wp:simplePos x="0" y="0"/>
                <wp:positionH relativeFrom="column">
                  <wp:posOffset>2711450</wp:posOffset>
                </wp:positionH>
                <wp:positionV relativeFrom="paragraph">
                  <wp:posOffset>233680</wp:posOffset>
                </wp:positionV>
                <wp:extent cx="3961765" cy="4622800"/>
                <wp:effectExtent l="0" t="0" r="19685" b="25400"/>
                <wp:wrapTight wrapText="bothSides">
                  <wp:wrapPolygon edited="0">
                    <wp:start x="0" y="0"/>
                    <wp:lineTo x="0" y="21630"/>
                    <wp:lineTo x="21603" y="21630"/>
                    <wp:lineTo x="21603" y="0"/>
                    <wp:lineTo x="0" y="0"/>
                  </wp:wrapPolygon>
                </wp:wrapTight>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1765" cy="4622800"/>
                        </a:xfrm>
                        <a:prstGeom prst="rect">
                          <a:avLst/>
                        </a:prstGeom>
                        <a:solidFill>
                          <a:srgbClr val="FFFFFF"/>
                        </a:solidFill>
                        <a:ln w="9525">
                          <a:solidFill>
                            <a:srgbClr val="000000"/>
                          </a:solidFill>
                          <a:miter lim="800000"/>
                          <a:headEnd/>
                          <a:tailEnd/>
                        </a:ln>
                      </wps:spPr>
                      <wps:txbx>
                        <w:txbxContent>
                          <w:p w14:paraId="44F60B04" w14:textId="77777777" w:rsidR="00FC291D" w:rsidRDefault="00FC291D" w:rsidP="00FC291D">
                            <w:r w:rsidRPr="00CC7444">
                              <w:rPr>
                                <w:noProof/>
                              </w:rPr>
                              <w:drawing>
                                <wp:inline distT="0" distB="0" distL="0" distR="0" wp14:anchorId="56D2320B" wp14:editId="58D6C303">
                                  <wp:extent cx="3771900" cy="3594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1900" cy="3594100"/>
                                          </a:xfrm>
                                          <a:prstGeom prst="rect">
                                            <a:avLst/>
                                          </a:prstGeom>
                                          <a:noFill/>
                                          <a:ln>
                                            <a:noFill/>
                                          </a:ln>
                                        </pic:spPr>
                                      </pic:pic>
                                    </a:graphicData>
                                  </a:graphic>
                                </wp:inline>
                              </w:drawing>
                            </w:r>
                            <w:r>
                              <w:t>Shaft tomb burials in West Mexico</w:t>
                            </w:r>
                            <w:r w:rsidR="00B744E9">
                              <w:t xml:space="preserve">. After </w:t>
                            </w:r>
                            <w:r w:rsidR="00B744E9" w:rsidRPr="00B744E9">
                              <w:t>https://upload.wikimedia.org/wikipedia/commons/thumb/d/d3/Ancient_Western_Mexico_Archaeological_Sites.svg/350px-Ancient_Western_Mexico_Archaeological_Sites.svg.png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06D404" id="_x0000_t202" coordsize="21600,21600" o:spt="202" path="m,l,21600r21600,l21600,xe">
                <v:stroke joinstyle="miter"/>
                <v:path gradientshapeok="t" o:connecttype="rect"/>
              </v:shapetype>
              <v:shape id="Text Box 3" o:spid="_x0000_s1026" type="#_x0000_t202" style="position:absolute;margin-left:213.5pt;margin-top:18.4pt;width:311.95pt;height:36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">
                <v:textbox>
                  <w:txbxContent>
                    <w:p w:rsidR="00FC291D" w:rsidRDefault="00FC291D" w:rsidP="00FC291D">
                      <w:r w:rsidRPr="00CC7444">
                        <w:rPr>
                          <w:noProof/>
                        </w:rPr>
                        <w:drawing>
                          <wp:inline distT="0" distB="0" distL="0" distR="0" wp14:anchorId="08783118" wp14:editId="06002BC8">
                            <wp:extent cx="3771900" cy="3594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1900" cy="3594100"/>
                                    </a:xfrm>
                                    <a:prstGeom prst="rect">
                                      <a:avLst/>
                                    </a:prstGeom>
                                    <a:noFill/>
                                    <a:ln>
                                      <a:noFill/>
                                    </a:ln>
                                  </pic:spPr>
                                </pic:pic>
                              </a:graphicData>
                            </a:graphic>
                          </wp:inline>
                        </w:drawing>
                      </w:r>
                      <w:r>
                        <w:t>Shaft tomb burials in West Mexico</w:t>
                      </w:r>
                      <w:r w:rsidR="00B744E9">
                        <w:t xml:space="preserve">. After </w:t>
                      </w:r>
                      <w:r w:rsidR="00B744E9" w:rsidRPr="00B744E9">
                        <w:t>https://upload.wikimedia.org/wikipedia/commons/thumb/d/d3/Ancient_Western_Mexico_Archaeological_Sites.svg/350px-Ancient_Western_Mexico_Archaeological_Sites.svg.png</w:t>
                      </w:r>
                    </w:p>
                  </w:txbxContent>
                </v:textbox>
                <w10:wrap type="tight"/>
              </v:shape>
            </w:pict>
          </mc:Fallback>
        </mc:AlternateContent>
      </w:r>
    </w:p>
    <w:p w14:paraId="46CC4DEA" w14:textId="77777777" w:rsidR="00FC291D" w:rsidRDefault="00FC291D" w:rsidP="00FC291D">
      <w:r>
        <w:t>This Pre-Classic Nayarit (</w:t>
      </w:r>
      <w:proofErr w:type="spellStart"/>
      <w:r>
        <w:t>Chineswco</w:t>
      </w:r>
      <w:proofErr w:type="spellEnd"/>
      <w:r>
        <w:t xml:space="preserve">) standing male figurine, 5 in. high, is wearing a cap and a stubby mustache, perhaps indicating his </w:t>
      </w:r>
      <w:proofErr w:type="spellStart"/>
      <w:r>
        <w:t>rôle</w:t>
      </w:r>
      <w:proofErr w:type="spellEnd"/>
      <w:r>
        <w:t xml:space="preserve"> as an interloper from Spain post Conquest. He has been used as a pouring device as he has a top loading opening and a spout coming from his right chest area.</w:t>
      </w:r>
      <w:r w:rsidR="0046607E">
        <w:t xml:space="preserve"> His face has been painted in a </w:t>
      </w:r>
      <w:r>
        <w:t>d in a cream slip</w:t>
      </w:r>
      <w:r w:rsidR="0046607E">
        <w:t>, and</w:t>
      </w:r>
      <w:r>
        <w:t xml:space="preserve"> a waistband also painted in a cream slip. The arms are </w:t>
      </w:r>
      <w:r w:rsidR="0046607E">
        <w:t>well proportioned and his feet display shoes.</w:t>
      </w:r>
      <w:r>
        <w:t>, Since this figure accompanied the deceased in a shaft tomb burial, it suggests that the importance of this figurine was to assist the interred in his journey to the after</w:t>
      </w:r>
      <w:r w:rsidR="0046607E">
        <w:t>-</w:t>
      </w:r>
      <w:r>
        <w:t>life by being spiritually aware of his transfiguration. Figures similar to this are illustrated in Kan, Meighan and Nicholson 1989: pl. 17, p. 81, also see p. 27.</w:t>
      </w:r>
    </w:p>
    <w:p w14:paraId="26D5DA68" w14:textId="77777777" w:rsidR="00FC291D" w:rsidRDefault="00FC291D" w:rsidP="00FC291D">
      <w:r>
        <w:t xml:space="preserve">References:  </w:t>
      </w:r>
    </w:p>
    <w:p w14:paraId="75289DCC" w14:textId="77777777" w:rsidR="00FC291D" w:rsidRDefault="00FC291D" w:rsidP="00FC291D">
      <w:r>
        <w:t>Kan, Michael, Clement Meighan, H. B. Nicholson. 1989</w:t>
      </w:r>
      <w:r w:rsidRPr="00B27EB9">
        <w:rPr>
          <w:i/>
          <w:iCs/>
        </w:rPr>
        <w:t>. Sculpture of ancient west Mexico: Nayarit, Jalisco, Colima. A catalogue of the Proctor Stafford Collection at the Los Angeles County Museum of Art</w:t>
      </w:r>
      <w:r>
        <w:t xml:space="preserve">. Albuquerque: Los Angeles County Museum of Art in association with University of New Mexico Press. </w:t>
      </w:r>
    </w:p>
    <w:p w14:paraId="323A8908" w14:textId="77777777" w:rsidR="00FC291D" w:rsidRDefault="00FC291D" w:rsidP="00FC291D"/>
    <w:p w14:paraId="0AA7BD5E" w14:textId="77777777" w:rsidR="00FC291D" w:rsidRDefault="00FC291D"/>
    <w:sectPr w:rsidR="00FC291D" w:rsidSect="00FC291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10022FF" w:usb1="C000E47F" w:usb2="00000029"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91D"/>
    <w:rsid w:val="0000311B"/>
    <w:rsid w:val="00004588"/>
    <w:rsid w:val="0000507E"/>
    <w:rsid w:val="000051F5"/>
    <w:rsid w:val="00023A53"/>
    <w:rsid w:val="00032655"/>
    <w:rsid w:val="00037BFA"/>
    <w:rsid w:val="00041300"/>
    <w:rsid w:val="00045F2D"/>
    <w:rsid w:val="00050A29"/>
    <w:rsid w:val="00054DB5"/>
    <w:rsid w:val="00061034"/>
    <w:rsid w:val="00064B15"/>
    <w:rsid w:val="00067380"/>
    <w:rsid w:val="000763C9"/>
    <w:rsid w:val="000840EC"/>
    <w:rsid w:val="00091503"/>
    <w:rsid w:val="000940ED"/>
    <w:rsid w:val="0009767A"/>
    <w:rsid w:val="000A2F75"/>
    <w:rsid w:val="000A6495"/>
    <w:rsid w:val="000B1C07"/>
    <w:rsid w:val="000B60D4"/>
    <w:rsid w:val="000D25A1"/>
    <w:rsid w:val="000D4A27"/>
    <w:rsid w:val="000D5E5B"/>
    <w:rsid w:val="000D7727"/>
    <w:rsid w:val="000E0B38"/>
    <w:rsid w:val="000E3CAB"/>
    <w:rsid w:val="000E4FE7"/>
    <w:rsid w:val="000E675D"/>
    <w:rsid w:val="000F1237"/>
    <w:rsid w:val="000F34E5"/>
    <w:rsid w:val="00101B32"/>
    <w:rsid w:val="00105E27"/>
    <w:rsid w:val="0011445A"/>
    <w:rsid w:val="00116885"/>
    <w:rsid w:val="0012378F"/>
    <w:rsid w:val="00130899"/>
    <w:rsid w:val="001400BD"/>
    <w:rsid w:val="00141783"/>
    <w:rsid w:val="00144305"/>
    <w:rsid w:val="00147A24"/>
    <w:rsid w:val="00151F74"/>
    <w:rsid w:val="00170AFD"/>
    <w:rsid w:val="001753E5"/>
    <w:rsid w:val="0018142E"/>
    <w:rsid w:val="00185F53"/>
    <w:rsid w:val="00190E17"/>
    <w:rsid w:val="001962D0"/>
    <w:rsid w:val="001A1312"/>
    <w:rsid w:val="001A16F7"/>
    <w:rsid w:val="001A3654"/>
    <w:rsid w:val="001A4486"/>
    <w:rsid w:val="001A6915"/>
    <w:rsid w:val="001B028C"/>
    <w:rsid w:val="001B264A"/>
    <w:rsid w:val="001B5589"/>
    <w:rsid w:val="001B6666"/>
    <w:rsid w:val="001C288A"/>
    <w:rsid w:val="001D02CA"/>
    <w:rsid w:val="001F3932"/>
    <w:rsid w:val="001F4C35"/>
    <w:rsid w:val="001F7060"/>
    <w:rsid w:val="002061C9"/>
    <w:rsid w:val="00211C5F"/>
    <w:rsid w:val="00216BF7"/>
    <w:rsid w:val="00225AFA"/>
    <w:rsid w:val="00225EA5"/>
    <w:rsid w:val="00237BDF"/>
    <w:rsid w:val="0024206B"/>
    <w:rsid w:val="00261E42"/>
    <w:rsid w:val="00267D2D"/>
    <w:rsid w:val="002715C9"/>
    <w:rsid w:val="002736F0"/>
    <w:rsid w:val="002754AD"/>
    <w:rsid w:val="00290D1E"/>
    <w:rsid w:val="00292039"/>
    <w:rsid w:val="002935C4"/>
    <w:rsid w:val="00295171"/>
    <w:rsid w:val="00295224"/>
    <w:rsid w:val="002A2567"/>
    <w:rsid w:val="002A2C9C"/>
    <w:rsid w:val="002A391A"/>
    <w:rsid w:val="002A6916"/>
    <w:rsid w:val="002A7247"/>
    <w:rsid w:val="002B0E62"/>
    <w:rsid w:val="002C1E0C"/>
    <w:rsid w:val="002C7A68"/>
    <w:rsid w:val="002D0F1D"/>
    <w:rsid w:val="002D136F"/>
    <w:rsid w:val="002E5355"/>
    <w:rsid w:val="002E75FD"/>
    <w:rsid w:val="002F3518"/>
    <w:rsid w:val="002F7F58"/>
    <w:rsid w:val="0030032C"/>
    <w:rsid w:val="0030477D"/>
    <w:rsid w:val="003074BF"/>
    <w:rsid w:val="003164B2"/>
    <w:rsid w:val="00334365"/>
    <w:rsid w:val="00336745"/>
    <w:rsid w:val="003374EB"/>
    <w:rsid w:val="00343579"/>
    <w:rsid w:val="0035716F"/>
    <w:rsid w:val="00361B47"/>
    <w:rsid w:val="00362E0D"/>
    <w:rsid w:val="003634DE"/>
    <w:rsid w:val="00372977"/>
    <w:rsid w:val="003849A2"/>
    <w:rsid w:val="00387877"/>
    <w:rsid w:val="00387921"/>
    <w:rsid w:val="003935C9"/>
    <w:rsid w:val="003A5B85"/>
    <w:rsid w:val="003A5E92"/>
    <w:rsid w:val="003B1AC4"/>
    <w:rsid w:val="003B28E9"/>
    <w:rsid w:val="003B6B47"/>
    <w:rsid w:val="003C0493"/>
    <w:rsid w:val="003C0A35"/>
    <w:rsid w:val="003C3A9A"/>
    <w:rsid w:val="003E02D1"/>
    <w:rsid w:val="003E5A3E"/>
    <w:rsid w:val="0040209D"/>
    <w:rsid w:val="00403DF5"/>
    <w:rsid w:val="0040419A"/>
    <w:rsid w:val="00405957"/>
    <w:rsid w:val="004075CC"/>
    <w:rsid w:val="0041027E"/>
    <w:rsid w:val="0041771B"/>
    <w:rsid w:val="00423A4F"/>
    <w:rsid w:val="00432817"/>
    <w:rsid w:val="004343AB"/>
    <w:rsid w:val="00434E35"/>
    <w:rsid w:val="00434FD0"/>
    <w:rsid w:val="00443C2F"/>
    <w:rsid w:val="004451BA"/>
    <w:rsid w:val="00452389"/>
    <w:rsid w:val="00453FE7"/>
    <w:rsid w:val="00455527"/>
    <w:rsid w:val="00455EB9"/>
    <w:rsid w:val="004605B7"/>
    <w:rsid w:val="00460C89"/>
    <w:rsid w:val="00463382"/>
    <w:rsid w:val="00463439"/>
    <w:rsid w:val="004648D4"/>
    <w:rsid w:val="0046607E"/>
    <w:rsid w:val="00467B04"/>
    <w:rsid w:val="00470C6D"/>
    <w:rsid w:val="00472FDA"/>
    <w:rsid w:val="00473ACC"/>
    <w:rsid w:val="00473E82"/>
    <w:rsid w:val="00474942"/>
    <w:rsid w:val="00481522"/>
    <w:rsid w:val="004A17C9"/>
    <w:rsid w:val="004A54B1"/>
    <w:rsid w:val="004B4AE0"/>
    <w:rsid w:val="004B67AF"/>
    <w:rsid w:val="004B70AD"/>
    <w:rsid w:val="004D3F1C"/>
    <w:rsid w:val="004D70FD"/>
    <w:rsid w:val="004E6934"/>
    <w:rsid w:val="004F1045"/>
    <w:rsid w:val="004F44DD"/>
    <w:rsid w:val="004F4825"/>
    <w:rsid w:val="004F65B7"/>
    <w:rsid w:val="004F6A30"/>
    <w:rsid w:val="00500CFF"/>
    <w:rsid w:val="00506D9D"/>
    <w:rsid w:val="0051248A"/>
    <w:rsid w:val="00526AB5"/>
    <w:rsid w:val="00526ADD"/>
    <w:rsid w:val="00526F36"/>
    <w:rsid w:val="00533143"/>
    <w:rsid w:val="005363FC"/>
    <w:rsid w:val="005403D1"/>
    <w:rsid w:val="0054370C"/>
    <w:rsid w:val="0055605E"/>
    <w:rsid w:val="00557DDD"/>
    <w:rsid w:val="00565A06"/>
    <w:rsid w:val="00574665"/>
    <w:rsid w:val="00585872"/>
    <w:rsid w:val="0058696B"/>
    <w:rsid w:val="005A281C"/>
    <w:rsid w:val="005A7B0E"/>
    <w:rsid w:val="005B2F70"/>
    <w:rsid w:val="005C25CA"/>
    <w:rsid w:val="005C5CC0"/>
    <w:rsid w:val="005D029D"/>
    <w:rsid w:val="005D1989"/>
    <w:rsid w:val="005D55B5"/>
    <w:rsid w:val="005D6837"/>
    <w:rsid w:val="005E137C"/>
    <w:rsid w:val="005E54DD"/>
    <w:rsid w:val="005E7569"/>
    <w:rsid w:val="005F3D87"/>
    <w:rsid w:val="005F4A89"/>
    <w:rsid w:val="005F5494"/>
    <w:rsid w:val="00601358"/>
    <w:rsid w:val="00602F0F"/>
    <w:rsid w:val="00610A8D"/>
    <w:rsid w:val="00610FEA"/>
    <w:rsid w:val="00635C2C"/>
    <w:rsid w:val="00643B4E"/>
    <w:rsid w:val="00654273"/>
    <w:rsid w:val="006570FE"/>
    <w:rsid w:val="00657BC9"/>
    <w:rsid w:val="00661BE5"/>
    <w:rsid w:val="006841E3"/>
    <w:rsid w:val="00684DD8"/>
    <w:rsid w:val="00692AA7"/>
    <w:rsid w:val="006C1321"/>
    <w:rsid w:val="006C172A"/>
    <w:rsid w:val="006C20D7"/>
    <w:rsid w:val="006D3BB1"/>
    <w:rsid w:val="006E0D1B"/>
    <w:rsid w:val="006E1957"/>
    <w:rsid w:val="006E4532"/>
    <w:rsid w:val="006E787E"/>
    <w:rsid w:val="006F22F3"/>
    <w:rsid w:val="0071325C"/>
    <w:rsid w:val="007203C9"/>
    <w:rsid w:val="00721D92"/>
    <w:rsid w:val="00724159"/>
    <w:rsid w:val="00726834"/>
    <w:rsid w:val="0073137E"/>
    <w:rsid w:val="00743B98"/>
    <w:rsid w:val="00743C27"/>
    <w:rsid w:val="00760656"/>
    <w:rsid w:val="00766A94"/>
    <w:rsid w:val="00773E45"/>
    <w:rsid w:val="00787C6D"/>
    <w:rsid w:val="00791416"/>
    <w:rsid w:val="007A3F04"/>
    <w:rsid w:val="007A72C0"/>
    <w:rsid w:val="007A7E21"/>
    <w:rsid w:val="007B15DF"/>
    <w:rsid w:val="007B4241"/>
    <w:rsid w:val="007D4BF7"/>
    <w:rsid w:val="007F328F"/>
    <w:rsid w:val="008061E7"/>
    <w:rsid w:val="00807DC1"/>
    <w:rsid w:val="00810912"/>
    <w:rsid w:val="00812C73"/>
    <w:rsid w:val="00816564"/>
    <w:rsid w:val="00817D3B"/>
    <w:rsid w:val="00823F36"/>
    <w:rsid w:val="00824D87"/>
    <w:rsid w:val="00827601"/>
    <w:rsid w:val="008332AE"/>
    <w:rsid w:val="00840071"/>
    <w:rsid w:val="00844756"/>
    <w:rsid w:val="008523ED"/>
    <w:rsid w:val="008534AB"/>
    <w:rsid w:val="00880CB9"/>
    <w:rsid w:val="00882772"/>
    <w:rsid w:val="0088661E"/>
    <w:rsid w:val="008902D5"/>
    <w:rsid w:val="008954BA"/>
    <w:rsid w:val="00897AD6"/>
    <w:rsid w:val="008B0CC5"/>
    <w:rsid w:val="008B7E31"/>
    <w:rsid w:val="008F0F5F"/>
    <w:rsid w:val="008F382A"/>
    <w:rsid w:val="009021C3"/>
    <w:rsid w:val="0091697D"/>
    <w:rsid w:val="00924591"/>
    <w:rsid w:val="009245E7"/>
    <w:rsid w:val="00934EF0"/>
    <w:rsid w:val="009356AB"/>
    <w:rsid w:val="00935DC5"/>
    <w:rsid w:val="00943DFC"/>
    <w:rsid w:val="009466B0"/>
    <w:rsid w:val="00956792"/>
    <w:rsid w:val="009572F6"/>
    <w:rsid w:val="00960FCD"/>
    <w:rsid w:val="00962E59"/>
    <w:rsid w:val="009751A9"/>
    <w:rsid w:val="00977128"/>
    <w:rsid w:val="00997EF2"/>
    <w:rsid w:val="009A0937"/>
    <w:rsid w:val="009A19E9"/>
    <w:rsid w:val="009A3946"/>
    <w:rsid w:val="009B2658"/>
    <w:rsid w:val="009B2F7D"/>
    <w:rsid w:val="009B67BC"/>
    <w:rsid w:val="009C0173"/>
    <w:rsid w:val="009C7233"/>
    <w:rsid w:val="009D199B"/>
    <w:rsid w:val="009D360D"/>
    <w:rsid w:val="009D38DD"/>
    <w:rsid w:val="009D64D6"/>
    <w:rsid w:val="009D7424"/>
    <w:rsid w:val="009E163C"/>
    <w:rsid w:val="009E6FAE"/>
    <w:rsid w:val="00A00008"/>
    <w:rsid w:val="00A01B7E"/>
    <w:rsid w:val="00A02430"/>
    <w:rsid w:val="00A03CA7"/>
    <w:rsid w:val="00A05A14"/>
    <w:rsid w:val="00A139E5"/>
    <w:rsid w:val="00A156BC"/>
    <w:rsid w:val="00A15BC9"/>
    <w:rsid w:val="00A16DE7"/>
    <w:rsid w:val="00A2539A"/>
    <w:rsid w:val="00A27ACD"/>
    <w:rsid w:val="00A35543"/>
    <w:rsid w:val="00A37CE3"/>
    <w:rsid w:val="00A4053A"/>
    <w:rsid w:val="00A407F6"/>
    <w:rsid w:val="00A41EBE"/>
    <w:rsid w:val="00A606FB"/>
    <w:rsid w:val="00A64A90"/>
    <w:rsid w:val="00A72492"/>
    <w:rsid w:val="00A72B96"/>
    <w:rsid w:val="00A76AC0"/>
    <w:rsid w:val="00A76CA7"/>
    <w:rsid w:val="00A77B2D"/>
    <w:rsid w:val="00A87AE9"/>
    <w:rsid w:val="00A91BF4"/>
    <w:rsid w:val="00A92EE6"/>
    <w:rsid w:val="00A9363B"/>
    <w:rsid w:val="00AA5B10"/>
    <w:rsid w:val="00AB0266"/>
    <w:rsid w:val="00AB46DA"/>
    <w:rsid w:val="00AB5331"/>
    <w:rsid w:val="00AC20C2"/>
    <w:rsid w:val="00AC461F"/>
    <w:rsid w:val="00AD2981"/>
    <w:rsid w:val="00AD2ECF"/>
    <w:rsid w:val="00AD5D03"/>
    <w:rsid w:val="00AE1156"/>
    <w:rsid w:val="00AF1656"/>
    <w:rsid w:val="00AF236F"/>
    <w:rsid w:val="00AF46BE"/>
    <w:rsid w:val="00B01DA8"/>
    <w:rsid w:val="00B04C6E"/>
    <w:rsid w:val="00B064B2"/>
    <w:rsid w:val="00B078C6"/>
    <w:rsid w:val="00B11822"/>
    <w:rsid w:val="00B130E1"/>
    <w:rsid w:val="00B152F7"/>
    <w:rsid w:val="00B30145"/>
    <w:rsid w:val="00B32140"/>
    <w:rsid w:val="00B32515"/>
    <w:rsid w:val="00B3518D"/>
    <w:rsid w:val="00B46205"/>
    <w:rsid w:val="00B46C25"/>
    <w:rsid w:val="00B55317"/>
    <w:rsid w:val="00B648E5"/>
    <w:rsid w:val="00B67074"/>
    <w:rsid w:val="00B674C2"/>
    <w:rsid w:val="00B70A8E"/>
    <w:rsid w:val="00B744E9"/>
    <w:rsid w:val="00B81064"/>
    <w:rsid w:val="00B9276F"/>
    <w:rsid w:val="00B938EF"/>
    <w:rsid w:val="00BA19AD"/>
    <w:rsid w:val="00BA58EF"/>
    <w:rsid w:val="00BB44E3"/>
    <w:rsid w:val="00BB4FDC"/>
    <w:rsid w:val="00BB7CCB"/>
    <w:rsid w:val="00BC37B0"/>
    <w:rsid w:val="00BC3EDC"/>
    <w:rsid w:val="00BC7816"/>
    <w:rsid w:val="00BC7FA7"/>
    <w:rsid w:val="00BD1CCE"/>
    <w:rsid w:val="00BD5610"/>
    <w:rsid w:val="00BE3905"/>
    <w:rsid w:val="00BE3BE5"/>
    <w:rsid w:val="00BE5529"/>
    <w:rsid w:val="00BF4F3D"/>
    <w:rsid w:val="00C00CED"/>
    <w:rsid w:val="00C068AF"/>
    <w:rsid w:val="00C1070D"/>
    <w:rsid w:val="00C265A3"/>
    <w:rsid w:val="00C31967"/>
    <w:rsid w:val="00C34618"/>
    <w:rsid w:val="00C35779"/>
    <w:rsid w:val="00C430C0"/>
    <w:rsid w:val="00C434CD"/>
    <w:rsid w:val="00C51070"/>
    <w:rsid w:val="00C51A91"/>
    <w:rsid w:val="00C52C07"/>
    <w:rsid w:val="00C53F22"/>
    <w:rsid w:val="00C61CAA"/>
    <w:rsid w:val="00C63BC1"/>
    <w:rsid w:val="00C64A3C"/>
    <w:rsid w:val="00C94A70"/>
    <w:rsid w:val="00CA0AC0"/>
    <w:rsid w:val="00CB775D"/>
    <w:rsid w:val="00CD4ABF"/>
    <w:rsid w:val="00CE7085"/>
    <w:rsid w:val="00CF127E"/>
    <w:rsid w:val="00CF3CFF"/>
    <w:rsid w:val="00CF3E4E"/>
    <w:rsid w:val="00D067AE"/>
    <w:rsid w:val="00D430AC"/>
    <w:rsid w:val="00D43AFA"/>
    <w:rsid w:val="00D5291C"/>
    <w:rsid w:val="00D57086"/>
    <w:rsid w:val="00D61739"/>
    <w:rsid w:val="00D63E92"/>
    <w:rsid w:val="00D76354"/>
    <w:rsid w:val="00D82D8C"/>
    <w:rsid w:val="00D85A69"/>
    <w:rsid w:val="00D90BEA"/>
    <w:rsid w:val="00D925BC"/>
    <w:rsid w:val="00D96C98"/>
    <w:rsid w:val="00DA37A7"/>
    <w:rsid w:val="00DA7015"/>
    <w:rsid w:val="00DB4CE3"/>
    <w:rsid w:val="00DB5FEA"/>
    <w:rsid w:val="00DC12EE"/>
    <w:rsid w:val="00DC5202"/>
    <w:rsid w:val="00DD60F9"/>
    <w:rsid w:val="00DE5A18"/>
    <w:rsid w:val="00DF2E42"/>
    <w:rsid w:val="00DF4744"/>
    <w:rsid w:val="00E00E09"/>
    <w:rsid w:val="00E078B8"/>
    <w:rsid w:val="00E103AE"/>
    <w:rsid w:val="00E115FD"/>
    <w:rsid w:val="00E12ADB"/>
    <w:rsid w:val="00E15AB2"/>
    <w:rsid w:val="00E257BB"/>
    <w:rsid w:val="00E25C9A"/>
    <w:rsid w:val="00E26FDF"/>
    <w:rsid w:val="00E27575"/>
    <w:rsid w:val="00E33402"/>
    <w:rsid w:val="00E35373"/>
    <w:rsid w:val="00E354D2"/>
    <w:rsid w:val="00E36A8C"/>
    <w:rsid w:val="00E37218"/>
    <w:rsid w:val="00E4233F"/>
    <w:rsid w:val="00E43705"/>
    <w:rsid w:val="00E44261"/>
    <w:rsid w:val="00E61F2E"/>
    <w:rsid w:val="00E6204C"/>
    <w:rsid w:val="00E6415F"/>
    <w:rsid w:val="00E65BC2"/>
    <w:rsid w:val="00E67C56"/>
    <w:rsid w:val="00E7189D"/>
    <w:rsid w:val="00E74C63"/>
    <w:rsid w:val="00E74D59"/>
    <w:rsid w:val="00E82913"/>
    <w:rsid w:val="00E84529"/>
    <w:rsid w:val="00E91D5E"/>
    <w:rsid w:val="00E94C9B"/>
    <w:rsid w:val="00EA096C"/>
    <w:rsid w:val="00EA3C79"/>
    <w:rsid w:val="00EA6037"/>
    <w:rsid w:val="00EA765B"/>
    <w:rsid w:val="00EB23FB"/>
    <w:rsid w:val="00EB4D69"/>
    <w:rsid w:val="00EB5928"/>
    <w:rsid w:val="00EB684C"/>
    <w:rsid w:val="00EC33F4"/>
    <w:rsid w:val="00EC4D94"/>
    <w:rsid w:val="00ED0726"/>
    <w:rsid w:val="00ED2068"/>
    <w:rsid w:val="00EF0D3D"/>
    <w:rsid w:val="00EF4FEC"/>
    <w:rsid w:val="00EF709F"/>
    <w:rsid w:val="00EF7F5B"/>
    <w:rsid w:val="00F06095"/>
    <w:rsid w:val="00F15D7B"/>
    <w:rsid w:val="00F23D31"/>
    <w:rsid w:val="00F27ABB"/>
    <w:rsid w:val="00F302FD"/>
    <w:rsid w:val="00F30B0B"/>
    <w:rsid w:val="00F450FA"/>
    <w:rsid w:val="00F51F90"/>
    <w:rsid w:val="00F55B4C"/>
    <w:rsid w:val="00F7597C"/>
    <w:rsid w:val="00F768BC"/>
    <w:rsid w:val="00F76A9E"/>
    <w:rsid w:val="00F81B99"/>
    <w:rsid w:val="00F81F5E"/>
    <w:rsid w:val="00FA1C3A"/>
    <w:rsid w:val="00FA28E4"/>
    <w:rsid w:val="00FA4E20"/>
    <w:rsid w:val="00FA4F9D"/>
    <w:rsid w:val="00FA6C75"/>
    <w:rsid w:val="00FA6F1C"/>
    <w:rsid w:val="00FB0E79"/>
    <w:rsid w:val="00FB562B"/>
    <w:rsid w:val="00FB77B8"/>
    <w:rsid w:val="00FB7936"/>
    <w:rsid w:val="00FC0583"/>
    <w:rsid w:val="00FC291D"/>
    <w:rsid w:val="00FD075C"/>
    <w:rsid w:val="00FD1D6D"/>
    <w:rsid w:val="00FD452B"/>
    <w:rsid w:val="00FD7737"/>
    <w:rsid w:val="00FD7BD3"/>
    <w:rsid w:val="00FE2A5C"/>
    <w:rsid w:val="00FE2CFA"/>
    <w:rsid w:val="00FE5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7DF29"/>
  <w15:chartTrackingRefBased/>
  <w15:docId w15:val="{5995DD19-E059-482B-BC06-2AC75A4A5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BB7CCB"/>
    <w:rPr>
      <w:b/>
      <w:bCs/>
    </w:rPr>
  </w:style>
  <w:style w:type="character" w:styleId="Hyperlink">
    <w:name w:val="Hyperlink"/>
    <w:basedOn w:val="DefaultParagraphFont"/>
    <w:semiHidden/>
    <w:rsid w:val="00B674C2"/>
    <w:rPr>
      <w:color w:val="0000FF"/>
      <w:u w:val="single"/>
    </w:rPr>
  </w:style>
  <w:style w:type="paragraph" w:styleId="BalloonText">
    <w:name w:val="Balloon Text"/>
    <w:basedOn w:val="Normal"/>
    <w:link w:val="BalloonTextChar"/>
    <w:uiPriority w:val="99"/>
    <w:semiHidden/>
    <w:unhideWhenUsed/>
    <w:rsid w:val="008061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61E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0193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image" Target="media/image20.em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https://4.bp.blogspot.com/-MzjguqLaFx8/Ty6ninCSTFI/AAAAAAAAHu0/xcX22tHHBhE/s640/Shaft+tomb+diagram1.jpg" TargetMode="External"/><Relationship Id="rId5" Type="http://schemas.openxmlformats.org/officeDocument/2006/relationships/hyperlink" Target="http://4.bp.blogspot.com/-Pm3JMDwLYeo/TwIHSbcNdEI/AAAAAAAAHpM/LO8yb7J7sB0/s1600/M-warrior.jpg"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https://1.bp.blogspot.com/-0LSKvsAxBrw/TwIFIwDrImI/AAAAAAAAHoE/px_xAWFC5GM/s640/M-burial.jp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50D44-9A7F-D74C-A887-F8DF69C07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1172</Words>
  <Characters>6685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cathy Tipton</cp:lastModifiedBy>
  <cp:revision>4</cp:revision>
  <dcterms:created xsi:type="dcterms:W3CDTF">2019-01-14T19:49:00Z</dcterms:created>
  <dcterms:modified xsi:type="dcterms:W3CDTF">2019-07-06T17:51:00Z</dcterms:modified>
</cp:coreProperties>
</file>